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2E1CF" w14:textId="77777777" w:rsidR="00AB54D9" w:rsidRDefault="00000000">
      <w:pPr>
        <w:spacing w:after="160"/>
      </w:pPr>
      <w:r>
        <w:rPr>
          <w:rFonts w:ascii="Calibri" w:hAnsi="Calibri"/>
          <w:b/>
          <w:color w:val="1F4E5F"/>
          <w:sz w:val="32"/>
        </w:rPr>
        <w:t>Analysis Record</w:t>
      </w:r>
    </w:p>
    <w:p w14:paraId="7C7D9CC9" w14:textId="77777777" w:rsidR="00AB54D9" w:rsidRDefault="00000000">
      <w:pPr>
        <w:spacing w:before="40" w:after="80"/>
      </w:pPr>
      <w:del w:id="0" w:author="Lab review" w:date="2026-01-12T09:30:00Z">
        <w:r>
          <w:rPr>
            <w:rFonts w:ascii="Calibri" w:hAnsi="Calibri"/>
            <w:sz w:val="21"/>
          </w:rPr>
          <w:delText>Preliminary column study, sulfur scan only.</w:delText>
        </w:r>
      </w:del>
      <w:ins w:id="1" w:author="Lab review" w:date="2026-01-12T09:30:00Z">
        <w:r>
          <w:rPr>
            <w:rFonts w:ascii="Calibri" w:hAnsi="Calibri"/>
            <w:sz w:val="21"/>
          </w:rPr>
          <w:t>Sulfur 2p speciation and bioactive column performance, sulfate reducing bioreactor.</w:t>
        </w:r>
      </w:ins>
    </w:p>
    <w:p w14:paraId="79F4BC02" w14:textId="77777777" w:rsidR="00AB54D9" w:rsidRDefault="00000000">
      <w:pPr>
        <w:spacing w:after="160"/>
      </w:pPr>
      <w:r>
        <w:rPr>
          <w:rFonts w:ascii="Calibri" w:hAnsi="Calibri"/>
          <w:b/>
          <w:color w:val="1F4E5F"/>
          <w:sz w:val="25"/>
        </w:rPr>
        <w:t>Method</w:t>
      </w:r>
    </w:p>
    <w:p w14:paraId="3CDD95A2" w14:textId="77777777" w:rsidR="00AB54D9" w:rsidRDefault="00000000">
      <w:pPr>
        <w:jc w:val="both"/>
      </w:pPr>
      <w:commentRangeStart w:id="2"/>
      <w:r>
        <w:rPr>
          <w:rFonts w:ascii="Calibri" w:hAnsi="Calibri"/>
          <w:sz w:val="21"/>
        </w:rPr>
        <w:t>The sulfur 2p scan was smoothed with a Savitzky-Golay filter over a nine-point window using a second-order polynomial and a straight-line background was taken off it. Each reference binding energy was matched to the nearest local maximum of the smoothed trace, and two of the six references found no maximum inside the search radius. The aqueous record was split at day 400, which is where the quarterly reporting period ends.</w:t>
      </w:r>
      <w:commentRangeEnd w:id="2"/>
      <w:r>
        <w:rPr>
          <w:rStyle w:val="CommentReference"/>
          <w:sz w:val="22"/>
          <w:szCs w:val="22"/>
        </w:rPr>
        <w:commentReference w:id="2"/>
      </w:r>
    </w:p>
    <w:p w14:paraId="1BC239E7" w14:textId="77777777" w:rsidR="00AB54D9" w:rsidRDefault="00000000">
      <w:pPr>
        <w:spacing w:before="40" w:after="80"/>
      </w:pPr>
      <w:del w:id="3" w:author="Lab review" w:date="2026-01-12T09:30:00Z">
        <w:r>
          <w:rPr>
            <w:rFonts w:ascii="Calibri" w:hAnsi="Calibri"/>
            <w:b/>
            <w:sz w:val="19"/>
          </w:rPr>
          <w:delText>Table 1. Peak positions from the sulfur scan.</w:delText>
        </w:r>
      </w:del>
      <w:ins w:id="4" w:author="Lab review" w:date="2026-01-12T09:30:00Z">
        <w:r>
          <w:rPr>
            <w:rFonts w:ascii="Calibri" w:hAnsi="Calibri"/>
            <w:b/>
            <w:sz w:val="19"/>
          </w:rPr>
          <w:t>Table 1. Sulfur 2p peak assignments.</w:t>
        </w:r>
      </w:ins>
    </w:p>
    <w:tbl>
      <w:tblPr>
        <w:tblStyle w:val="TableGrid"/>
        <w:tblW w:w="0" w:type="auto"/>
        <w:tblLook w:val="04A0" w:firstRow="1" w:lastRow="0" w:firstColumn="1" w:lastColumn="0" w:noHBand="0" w:noVBand="1"/>
      </w:tblPr>
      <w:tblGrid>
        <w:gridCol w:w="1165"/>
        <w:gridCol w:w="1182"/>
        <w:gridCol w:w="1175"/>
        <w:gridCol w:w="1158"/>
        <w:gridCol w:w="1183"/>
        <w:gridCol w:w="1612"/>
        <w:gridCol w:w="1184"/>
        <w:gridCol w:w="1205"/>
      </w:tblGrid>
      <w:tr w:rsidR="00AB54D9" w14:paraId="02096EAA" w14:textId="77777777">
        <w:trPr>
          <w:tblHeader/>
        </w:trPr>
        <w:tc>
          <w:tcPr>
            <w:tcW w:w="1206" w:type="dxa"/>
            <w:shd w:val="clear" w:color="auto" w:fill="1F4E5F"/>
          </w:tcPr>
          <w:p w14:paraId="0534026D" w14:textId="77777777" w:rsidR="00AB54D9" w:rsidRDefault="00000000">
            <w:pPr>
              <w:spacing w:before="20" w:after="20"/>
              <w:jc w:val="center"/>
            </w:pPr>
            <w:r>
              <w:rPr>
                <w:rFonts w:ascii="Calibri" w:hAnsi="Calibri"/>
                <w:b/>
                <w:color w:val="FFFFFF"/>
                <w:sz w:val="17"/>
              </w:rPr>
              <w:t>Species</w:t>
            </w:r>
          </w:p>
        </w:tc>
        <w:tc>
          <w:tcPr>
            <w:tcW w:w="1206" w:type="dxa"/>
            <w:shd w:val="clear" w:color="auto" w:fill="1F4E5F"/>
          </w:tcPr>
          <w:p w14:paraId="374DC938" w14:textId="77777777" w:rsidR="00AB54D9" w:rsidRDefault="00000000">
            <w:pPr>
              <w:spacing w:before="20" w:after="20"/>
              <w:jc w:val="center"/>
            </w:pPr>
            <w:r>
              <w:rPr>
                <w:rFonts w:ascii="Calibri" w:hAnsi="Calibri"/>
                <w:b/>
                <w:color w:val="FFFFFF"/>
                <w:sz w:val="17"/>
              </w:rPr>
              <w:t>Reference (eV)</w:t>
            </w:r>
          </w:p>
        </w:tc>
        <w:tc>
          <w:tcPr>
            <w:tcW w:w="1206" w:type="dxa"/>
            <w:shd w:val="clear" w:color="auto" w:fill="1F4E5F"/>
          </w:tcPr>
          <w:p w14:paraId="3E2D36F8" w14:textId="77777777" w:rsidR="00AB54D9" w:rsidRDefault="00000000">
            <w:pPr>
              <w:spacing w:before="20" w:after="20"/>
              <w:jc w:val="center"/>
            </w:pPr>
            <w:r>
              <w:rPr>
                <w:rFonts w:ascii="Calibri" w:hAnsi="Calibri"/>
                <w:b/>
                <w:color w:val="FFFFFF"/>
                <w:sz w:val="17"/>
              </w:rPr>
              <w:t>Assigned (eV)</w:t>
            </w:r>
          </w:p>
        </w:tc>
        <w:tc>
          <w:tcPr>
            <w:tcW w:w="1206" w:type="dxa"/>
            <w:shd w:val="clear" w:color="auto" w:fill="1F4E5F"/>
          </w:tcPr>
          <w:p w14:paraId="67A2A8D3" w14:textId="77777777" w:rsidR="00AB54D9" w:rsidRDefault="00000000">
            <w:pPr>
              <w:spacing w:before="20" w:after="20"/>
              <w:jc w:val="center"/>
            </w:pPr>
            <w:r>
              <w:rPr>
                <w:rFonts w:ascii="Calibri" w:hAnsi="Calibri"/>
                <w:b/>
                <w:color w:val="FFFFFF"/>
                <w:sz w:val="17"/>
              </w:rPr>
              <w:t>Offset (eV)</w:t>
            </w:r>
          </w:p>
        </w:tc>
        <w:tc>
          <w:tcPr>
            <w:tcW w:w="1206" w:type="dxa"/>
            <w:shd w:val="clear" w:color="auto" w:fill="1F4E5F"/>
          </w:tcPr>
          <w:p w14:paraId="66339399" w14:textId="77777777" w:rsidR="00AB54D9" w:rsidRDefault="00000000">
            <w:pPr>
              <w:spacing w:before="20" w:after="20"/>
              <w:jc w:val="center"/>
            </w:pPr>
            <w:r>
              <w:rPr>
                <w:rFonts w:ascii="Calibri" w:hAnsi="Calibri"/>
                <w:b/>
                <w:color w:val="FFFFFF"/>
                <w:sz w:val="17"/>
              </w:rPr>
              <w:t>Measured amplitude (counts/s)</w:t>
            </w:r>
          </w:p>
        </w:tc>
        <w:tc>
          <w:tcPr>
            <w:tcW w:w="1206" w:type="dxa"/>
            <w:shd w:val="clear" w:color="auto" w:fill="1F4E5F"/>
          </w:tcPr>
          <w:p w14:paraId="63B23277" w14:textId="77777777" w:rsidR="00AB54D9" w:rsidRDefault="00000000">
            <w:pPr>
              <w:jc w:val="center"/>
            </w:pPr>
            <w:del w:id="5" w:author="Lab review" w:date="2026-01-12T09:30:00Z">
              <w:r>
                <w:rPr>
                  <w:rFonts w:ascii="Calibri" w:hAnsi="Calibri"/>
                  <w:b/>
                  <w:color w:val="FFFFFF"/>
                  <w:sz w:val="17"/>
                </w:rPr>
                <w:delText>Peak height (counts/s)</w:delText>
              </w:r>
            </w:del>
            <w:ins w:id="6" w:author="Lab review" w:date="2026-01-12T09:30:00Z">
              <w:r>
                <w:rPr>
                  <w:rFonts w:ascii="Calibri" w:hAnsi="Calibri"/>
                  <w:b/>
                  <w:color w:val="FFFFFF"/>
                  <w:sz w:val="17"/>
                </w:rPr>
                <w:t>Modelled height (counts/s)</w:t>
              </w:r>
            </w:ins>
          </w:p>
        </w:tc>
        <w:tc>
          <w:tcPr>
            <w:tcW w:w="1206" w:type="dxa"/>
            <w:shd w:val="clear" w:color="auto" w:fill="1F4E5F"/>
          </w:tcPr>
          <w:p w14:paraId="4646EFEC" w14:textId="77777777" w:rsidR="00AB54D9" w:rsidRDefault="00000000">
            <w:pPr>
              <w:spacing w:before="20" w:after="20"/>
              <w:jc w:val="center"/>
            </w:pPr>
            <w:r>
              <w:rPr>
                <w:rFonts w:ascii="Calibri" w:hAnsi="Calibri"/>
                <w:b/>
                <w:color w:val="FFFFFF"/>
                <w:sz w:val="17"/>
              </w:rPr>
              <w:t>Difference (counts/s)</w:t>
            </w:r>
          </w:p>
        </w:tc>
        <w:tc>
          <w:tcPr>
            <w:tcW w:w="1206" w:type="dxa"/>
            <w:shd w:val="clear" w:color="auto" w:fill="1F4E5F"/>
          </w:tcPr>
          <w:p w14:paraId="2A6F11C5" w14:textId="77777777" w:rsidR="00AB54D9" w:rsidRDefault="00000000">
            <w:pPr>
              <w:spacing w:before="20" w:after="20"/>
              <w:jc w:val="center"/>
            </w:pPr>
            <w:r>
              <w:rPr>
                <w:rFonts w:ascii="Calibri" w:hAnsi="Calibri"/>
                <w:b/>
                <w:color w:val="FFFFFF"/>
                <w:sz w:val="17"/>
              </w:rPr>
              <w:t>Source sheet</w:t>
            </w:r>
          </w:p>
        </w:tc>
      </w:tr>
      <w:tr w:rsidR="00AB54D9" w14:paraId="54A3FA23" w14:textId="77777777">
        <w:tc>
          <w:tcPr>
            <w:tcW w:w="1206" w:type="dxa"/>
            <w:shd w:val="clear" w:color="auto" w:fill="EEF1F4"/>
          </w:tcPr>
          <w:p w14:paraId="3EE716CC" w14:textId="77777777" w:rsidR="00AB54D9" w:rsidRDefault="00000000">
            <w:pPr>
              <w:spacing w:before="20" w:after="20"/>
            </w:pPr>
            <w:r>
              <w:rPr>
                <w:rFonts w:ascii="Calibri" w:hAnsi="Calibri"/>
                <w:sz w:val="17"/>
              </w:rPr>
              <w:t>S4+ 2p1/2</w:t>
            </w:r>
          </w:p>
        </w:tc>
        <w:tc>
          <w:tcPr>
            <w:tcW w:w="1206" w:type="dxa"/>
            <w:shd w:val="clear" w:color="auto" w:fill="EEF1F4"/>
          </w:tcPr>
          <w:p w14:paraId="42625BF0" w14:textId="77777777" w:rsidR="00AB54D9" w:rsidRDefault="00000000">
            <w:pPr>
              <w:spacing w:before="20" w:after="20"/>
              <w:jc w:val="right"/>
            </w:pPr>
            <w:r>
              <w:rPr>
                <w:rFonts w:ascii="Calibri" w:hAnsi="Calibri"/>
                <w:sz w:val="17"/>
              </w:rPr>
              <w:t>167.9</w:t>
            </w:r>
          </w:p>
        </w:tc>
        <w:tc>
          <w:tcPr>
            <w:tcW w:w="1206" w:type="dxa"/>
            <w:shd w:val="clear" w:color="auto" w:fill="EEF1F4"/>
          </w:tcPr>
          <w:p w14:paraId="526DF023" w14:textId="77777777" w:rsidR="00AB54D9" w:rsidRDefault="00000000">
            <w:pPr>
              <w:spacing w:before="20" w:after="20"/>
              <w:jc w:val="right"/>
            </w:pPr>
            <w:r>
              <w:rPr>
                <w:rFonts w:ascii="Calibri" w:hAnsi="Calibri"/>
                <w:sz w:val="17"/>
              </w:rPr>
              <w:t>167.9</w:t>
            </w:r>
          </w:p>
        </w:tc>
        <w:tc>
          <w:tcPr>
            <w:tcW w:w="1206" w:type="dxa"/>
            <w:shd w:val="clear" w:color="auto" w:fill="EEF1F4"/>
          </w:tcPr>
          <w:p w14:paraId="5EA24268" w14:textId="77777777" w:rsidR="00AB54D9" w:rsidRDefault="00000000">
            <w:pPr>
              <w:spacing w:before="20" w:after="20"/>
              <w:jc w:val="right"/>
            </w:pPr>
            <w:r>
              <w:rPr>
                <w:rFonts w:ascii="Calibri" w:hAnsi="Calibri"/>
                <w:sz w:val="17"/>
              </w:rPr>
              <w:t>+0.0</w:t>
            </w:r>
          </w:p>
        </w:tc>
        <w:tc>
          <w:tcPr>
            <w:tcW w:w="1206" w:type="dxa"/>
            <w:shd w:val="clear" w:color="auto" w:fill="EEF1F4"/>
          </w:tcPr>
          <w:p w14:paraId="11DA8BDE" w14:textId="77777777" w:rsidR="00AB54D9" w:rsidRDefault="00000000">
            <w:pPr>
              <w:spacing w:before="20" w:after="20"/>
              <w:jc w:val="right"/>
            </w:pPr>
            <w:r>
              <w:rPr>
                <w:rFonts w:ascii="Calibri" w:hAnsi="Calibri"/>
                <w:sz w:val="17"/>
              </w:rPr>
              <w:t>15.6</w:t>
            </w:r>
          </w:p>
        </w:tc>
        <w:tc>
          <w:tcPr>
            <w:tcW w:w="1206" w:type="dxa"/>
            <w:shd w:val="clear" w:color="auto" w:fill="EEF1F4"/>
          </w:tcPr>
          <w:p w14:paraId="08346F56" w14:textId="77777777" w:rsidR="00AB54D9" w:rsidRDefault="00000000">
            <w:pPr>
              <w:spacing w:before="20" w:after="20"/>
              <w:jc w:val="right"/>
            </w:pPr>
            <w:r>
              <w:rPr>
                <w:rFonts w:ascii="Calibri" w:hAnsi="Calibri"/>
                <w:sz w:val="17"/>
              </w:rPr>
              <w:t>12</w:t>
            </w:r>
          </w:p>
        </w:tc>
        <w:tc>
          <w:tcPr>
            <w:tcW w:w="1206" w:type="dxa"/>
            <w:shd w:val="clear" w:color="auto" w:fill="EEF1F4"/>
          </w:tcPr>
          <w:p w14:paraId="5E9FE5BF" w14:textId="77777777" w:rsidR="00AB54D9" w:rsidRDefault="00000000">
            <w:pPr>
              <w:spacing w:before="20" w:after="20"/>
              <w:jc w:val="right"/>
            </w:pPr>
            <w:r>
              <w:rPr>
                <w:rFonts w:ascii="Calibri" w:hAnsi="Calibri"/>
                <w:sz w:val="17"/>
              </w:rPr>
              <w:t>+3.6</w:t>
            </w:r>
          </w:p>
        </w:tc>
        <w:tc>
          <w:tcPr>
            <w:tcW w:w="1206" w:type="dxa"/>
            <w:shd w:val="clear" w:color="auto" w:fill="EEF1F4"/>
          </w:tcPr>
          <w:p w14:paraId="373DB05F" w14:textId="77777777" w:rsidR="00AB54D9" w:rsidRDefault="00000000">
            <w:pPr>
              <w:spacing w:before="20" w:after="20"/>
            </w:pPr>
            <w:r>
              <w:rPr>
                <w:rFonts w:ascii="Calibri" w:hAnsi="Calibri"/>
                <w:sz w:val="17"/>
              </w:rPr>
              <w:t>S4+_2p12.png</w:t>
            </w:r>
          </w:p>
        </w:tc>
      </w:tr>
      <w:tr w:rsidR="00AB54D9" w14:paraId="2465AD22" w14:textId="77777777">
        <w:tc>
          <w:tcPr>
            <w:tcW w:w="1206" w:type="dxa"/>
          </w:tcPr>
          <w:p w14:paraId="31BFF173" w14:textId="77777777" w:rsidR="00AB54D9" w:rsidRDefault="00000000">
            <w:pPr>
              <w:spacing w:before="20" w:after="20"/>
            </w:pPr>
            <w:r>
              <w:rPr>
                <w:rFonts w:ascii="Calibri" w:hAnsi="Calibri"/>
                <w:sz w:val="17"/>
              </w:rPr>
              <w:t>S4+ 2p3/2</w:t>
            </w:r>
          </w:p>
        </w:tc>
        <w:tc>
          <w:tcPr>
            <w:tcW w:w="1206" w:type="dxa"/>
          </w:tcPr>
          <w:p w14:paraId="2B9E8F5D" w14:textId="77777777" w:rsidR="00AB54D9" w:rsidRDefault="00000000">
            <w:pPr>
              <w:spacing w:before="20" w:after="20"/>
              <w:jc w:val="right"/>
            </w:pPr>
            <w:r>
              <w:rPr>
                <w:rFonts w:ascii="Calibri" w:hAnsi="Calibri"/>
                <w:sz w:val="17"/>
              </w:rPr>
              <w:t>167.0</w:t>
            </w:r>
          </w:p>
        </w:tc>
        <w:tc>
          <w:tcPr>
            <w:tcW w:w="1206" w:type="dxa"/>
          </w:tcPr>
          <w:p w14:paraId="7CEE9A4E" w14:textId="77777777" w:rsidR="00AB54D9" w:rsidRDefault="00000000">
            <w:pPr>
              <w:spacing w:before="20" w:after="20"/>
              <w:jc w:val="right"/>
            </w:pPr>
            <w:r>
              <w:rPr>
                <w:rFonts w:ascii="Calibri" w:hAnsi="Calibri"/>
                <w:sz w:val="17"/>
              </w:rPr>
              <w:t>167.1</w:t>
            </w:r>
          </w:p>
        </w:tc>
        <w:tc>
          <w:tcPr>
            <w:tcW w:w="1206" w:type="dxa"/>
          </w:tcPr>
          <w:p w14:paraId="68A29307" w14:textId="77777777" w:rsidR="00AB54D9" w:rsidRDefault="00000000">
            <w:pPr>
              <w:spacing w:before="20" w:after="20"/>
              <w:jc w:val="right"/>
            </w:pPr>
            <w:r>
              <w:rPr>
                <w:rFonts w:ascii="Calibri" w:hAnsi="Calibri"/>
                <w:sz w:val="17"/>
              </w:rPr>
              <w:t>+0.1</w:t>
            </w:r>
          </w:p>
        </w:tc>
        <w:tc>
          <w:tcPr>
            <w:tcW w:w="1206" w:type="dxa"/>
          </w:tcPr>
          <w:p w14:paraId="3FEF5493" w14:textId="77777777" w:rsidR="00AB54D9" w:rsidRDefault="00000000">
            <w:pPr>
              <w:spacing w:before="20" w:after="20"/>
              <w:jc w:val="right"/>
            </w:pPr>
            <w:r>
              <w:rPr>
                <w:rFonts w:ascii="Calibri" w:hAnsi="Calibri"/>
                <w:sz w:val="17"/>
              </w:rPr>
              <w:t>21.9</w:t>
            </w:r>
          </w:p>
        </w:tc>
        <w:tc>
          <w:tcPr>
            <w:tcW w:w="1206" w:type="dxa"/>
          </w:tcPr>
          <w:p w14:paraId="5B8C6DDB" w14:textId="77777777" w:rsidR="00AB54D9" w:rsidRDefault="00000000">
            <w:pPr>
              <w:spacing w:before="20" w:after="20"/>
              <w:jc w:val="right"/>
            </w:pPr>
            <w:r>
              <w:rPr>
                <w:rFonts w:ascii="Calibri" w:hAnsi="Calibri"/>
                <w:sz w:val="17"/>
              </w:rPr>
              <w:t>21</w:t>
            </w:r>
          </w:p>
        </w:tc>
        <w:tc>
          <w:tcPr>
            <w:tcW w:w="1206" w:type="dxa"/>
          </w:tcPr>
          <w:p w14:paraId="355F5E53" w14:textId="77777777" w:rsidR="00AB54D9" w:rsidRDefault="00000000">
            <w:pPr>
              <w:spacing w:before="20" w:after="20"/>
              <w:jc w:val="right"/>
            </w:pPr>
            <w:r>
              <w:rPr>
                <w:rFonts w:ascii="Calibri" w:hAnsi="Calibri"/>
                <w:sz w:val="17"/>
              </w:rPr>
              <w:t>+0.9</w:t>
            </w:r>
          </w:p>
        </w:tc>
        <w:tc>
          <w:tcPr>
            <w:tcW w:w="1206" w:type="dxa"/>
          </w:tcPr>
          <w:p w14:paraId="26B261FB" w14:textId="77777777" w:rsidR="00AB54D9" w:rsidRDefault="00000000">
            <w:pPr>
              <w:spacing w:before="20" w:after="20"/>
            </w:pPr>
            <w:r>
              <w:rPr>
                <w:rFonts w:ascii="Calibri" w:hAnsi="Calibri"/>
                <w:sz w:val="17"/>
              </w:rPr>
              <w:t>S4+_2p32.png</w:t>
            </w:r>
          </w:p>
        </w:tc>
      </w:tr>
      <w:tr w:rsidR="00AB54D9" w14:paraId="08D61FF8" w14:textId="77777777">
        <w:tc>
          <w:tcPr>
            <w:tcW w:w="1206" w:type="dxa"/>
            <w:shd w:val="clear" w:color="auto" w:fill="EEF1F4"/>
          </w:tcPr>
          <w:p w14:paraId="6BAFA7BF" w14:textId="77777777" w:rsidR="00AB54D9" w:rsidRDefault="00000000">
            <w:pPr>
              <w:spacing w:before="20" w:after="20"/>
            </w:pPr>
            <w:r>
              <w:rPr>
                <w:rFonts w:ascii="Calibri" w:hAnsi="Calibri"/>
                <w:sz w:val="17"/>
              </w:rPr>
              <w:t>S2- 2p1/2</w:t>
            </w:r>
          </w:p>
        </w:tc>
        <w:tc>
          <w:tcPr>
            <w:tcW w:w="1206" w:type="dxa"/>
            <w:shd w:val="clear" w:color="auto" w:fill="EEF1F4"/>
          </w:tcPr>
          <w:p w14:paraId="4CC345A5" w14:textId="77777777" w:rsidR="00AB54D9" w:rsidRDefault="00000000">
            <w:pPr>
              <w:spacing w:before="20" w:after="20"/>
              <w:jc w:val="right"/>
            </w:pPr>
            <w:r>
              <w:rPr>
                <w:rFonts w:ascii="Calibri" w:hAnsi="Calibri"/>
                <w:sz w:val="17"/>
              </w:rPr>
              <w:t>162.5</w:t>
            </w:r>
          </w:p>
        </w:tc>
        <w:tc>
          <w:tcPr>
            <w:tcW w:w="1206" w:type="dxa"/>
            <w:shd w:val="clear" w:color="auto" w:fill="EEF1F4"/>
          </w:tcPr>
          <w:p w14:paraId="7A539D22" w14:textId="77777777" w:rsidR="00AB54D9" w:rsidRDefault="00000000">
            <w:pPr>
              <w:spacing w:before="20" w:after="20"/>
              <w:jc w:val="right"/>
            </w:pPr>
            <w:r>
              <w:rPr>
                <w:rFonts w:ascii="Calibri" w:hAnsi="Calibri"/>
                <w:sz w:val="17"/>
              </w:rPr>
              <w:t>not resolved</w:t>
            </w:r>
          </w:p>
        </w:tc>
        <w:tc>
          <w:tcPr>
            <w:tcW w:w="1206" w:type="dxa"/>
            <w:shd w:val="clear" w:color="auto" w:fill="EEF1F4"/>
          </w:tcPr>
          <w:p w14:paraId="74C02B84" w14:textId="77777777" w:rsidR="00AB54D9" w:rsidRDefault="00000000">
            <w:pPr>
              <w:spacing w:before="20" w:after="20"/>
              <w:jc w:val="right"/>
            </w:pPr>
            <w:r>
              <w:rPr>
                <w:rFonts w:ascii="Calibri" w:hAnsi="Calibri"/>
                <w:sz w:val="17"/>
              </w:rPr>
              <w:t>-</w:t>
            </w:r>
          </w:p>
        </w:tc>
        <w:tc>
          <w:tcPr>
            <w:tcW w:w="1206" w:type="dxa"/>
            <w:shd w:val="clear" w:color="auto" w:fill="EEF1F4"/>
          </w:tcPr>
          <w:p w14:paraId="0B526510" w14:textId="77777777" w:rsidR="00AB54D9" w:rsidRDefault="00000000">
            <w:pPr>
              <w:spacing w:before="20" w:after="20"/>
              <w:jc w:val="right"/>
            </w:pPr>
            <w:r>
              <w:rPr>
                <w:rFonts w:ascii="Calibri" w:hAnsi="Calibri"/>
                <w:sz w:val="17"/>
              </w:rPr>
              <w:t>-</w:t>
            </w:r>
          </w:p>
        </w:tc>
        <w:tc>
          <w:tcPr>
            <w:tcW w:w="1206" w:type="dxa"/>
            <w:shd w:val="clear" w:color="auto" w:fill="EEF1F4"/>
          </w:tcPr>
          <w:p w14:paraId="72FBBEE5" w14:textId="77777777" w:rsidR="00AB54D9" w:rsidRDefault="00000000">
            <w:pPr>
              <w:spacing w:before="20" w:after="20"/>
              <w:jc w:val="right"/>
            </w:pPr>
            <w:r>
              <w:rPr>
                <w:rFonts w:ascii="Calibri" w:hAnsi="Calibri"/>
                <w:sz w:val="17"/>
              </w:rPr>
              <w:t>6</w:t>
            </w:r>
          </w:p>
        </w:tc>
        <w:tc>
          <w:tcPr>
            <w:tcW w:w="1206" w:type="dxa"/>
            <w:shd w:val="clear" w:color="auto" w:fill="EEF1F4"/>
          </w:tcPr>
          <w:p w14:paraId="3ED75E36" w14:textId="77777777" w:rsidR="00AB54D9" w:rsidRDefault="00000000">
            <w:pPr>
              <w:spacing w:before="20" w:after="20"/>
              <w:jc w:val="right"/>
            </w:pPr>
            <w:r>
              <w:rPr>
                <w:rFonts w:ascii="Calibri" w:hAnsi="Calibri"/>
                <w:sz w:val="17"/>
              </w:rPr>
              <w:t>-</w:t>
            </w:r>
          </w:p>
        </w:tc>
        <w:tc>
          <w:tcPr>
            <w:tcW w:w="1206" w:type="dxa"/>
            <w:shd w:val="clear" w:color="auto" w:fill="EEF1F4"/>
          </w:tcPr>
          <w:p w14:paraId="674623BE" w14:textId="77777777" w:rsidR="00AB54D9" w:rsidRDefault="00000000">
            <w:pPr>
              <w:spacing w:before="20" w:after="20"/>
            </w:pPr>
            <w:r>
              <w:rPr>
                <w:rFonts w:ascii="Calibri" w:hAnsi="Calibri"/>
                <w:sz w:val="17"/>
              </w:rPr>
              <w:t>S2-_2p12.png</w:t>
            </w:r>
          </w:p>
        </w:tc>
      </w:tr>
      <w:tr w:rsidR="00AB54D9" w14:paraId="5F96C376" w14:textId="77777777">
        <w:tc>
          <w:tcPr>
            <w:tcW w:w="1206" w:type="dxa"/>
          </w:tcPr>
          <w:p w14:paraId="19952ECF" w14:textId="77777777" w:rsidR="00AB54D9" w:rsidRDefault="00000000">
            <w:pPr>
              <w:spacing w:before="20" w:after="20"/>
            </w:pPr>
            <w:r>
              <w:rPr>
                <w:rFonts w:ascii="Calibri" w:hAnsi="Calibri"/>
                <w:sz w:val="17"/>
              </w:rPr>
              <w:t>S2- 2p1/2 (B)</w:t>
            </w:r>
          </w:p>
        </w:tc>
        <w:tc>
          <w:tcPr>
            <w:tcW w:w="1206" w:type="dxa"/>
          </w:tcPr>
          <w:p w14:paraId="0B317A24" w14:textId="77777777" w:rsidR="00AB54D9" w:rsidRDefault="00000000">
            <w:pPr>
              <w:spacing w:before="20" w:after="20"/>
              <w:jc w:val="right"/>
            </w:pPr>
            <w:r>
              <w:rPr>
                <w:rFonts w:ascii="Calibri" w:hAnsi="Calibri"/>
                <w:sz w:val="17"/>
              </w:rPr>
              <w:t>161.1</w:t>
            </w:r>
          </w:p>
        </w:tc>
        <w:tc>
          <w:tcPr>
            <w:tcW w:w="1206" w:type="dxa"/>
          </w:tcPr>
          <w:p w14:paraId="042780BD" w14:textId="77777777" w:rsidR="00AB54D9" w:rsidRDefault="00000000">
            <w:pPr>
              <w:spacing w:before="20" w:after="20"/>
              <w:jc w:val="right"/>
            </w:pPr>
            <w:r>
              <w:rPr>
                <w:rFonts w:ascii="Calibri" w:hAnsi="Calibri"/>
                <w:sz w:val="17"/>
              </w:rPr>
              <w:t>not resolved</w:t>
            </w:r>
          </w:p>
        </w:tc>
        <w:tc>
          <w:tcPr>
            <w:tcW w:w="1206" w:type="dxa"/>
          </w:tcPr>
          <w:p w14:paraId="7A8274F9" w14:textId="77777777" w:rsidR="00AB54D9" w:rsidRDefault="00000000">
            <w:pPr>
              <w:spacing w:before="20" w:after="20"/>
              <w:jc w:val="right"/>
            </w:pPr>
            <w:r>
              <w:rPr>
                <w:rFonts w:ascii="Calibri" w:hAnsi="Calibri"/>
                <w:sz w:val="17"/>
              </w:rPr>
              <w:t>-</w:t>
            </w:r>
          </w:p>
        </w:tc>
        <w:tc>
          <w:tcPr>
            <w:tcW w:w="1206" w:type="dxa"/>
          </w:tcPr>
          <w:p w14:paraId="79CE7C00" w14:textId="77777777" w:rsidR="00AB54D9" w:rsidRDefault="00000000">
            <w:pPr>
              <w:spacing w:before="20" w:after="20"/>
              <w:jc w:val="right"/>
            </w:pPr>
            <w:r>
              <w:rPr>
                <w:rFonts w:ascii="Calibri" w:hAnsi="Calibri"/>
                <w:sz w:val="17"/>
              </w:rPr>
              <w:t>-</w:t>
            </w:r>
          </w:p>
        </w:tc>
        <w:tc>
          <w:tcPr>
            <w:tcW w:w="1206" w:type="dxa"/>
          </w:tcPr>
          <w:p w14:paraId="0177FC79" w14:textId="77777777" w:rsidR="00AB54D9" w:rsidRDefault="00000000">
            <w:pPr>
              <w:spacing w:before="20" w:after="20"/>
              <w:jc w:val="right"/>
            </w:pPr>
            <w:r>
              <w:rPr>
                <w:rFonts w:ascii="Calibri" w:hAnsi="Calibri"/>
                <w:sz w:val="17"/>
              </w:rPr>
              <w:t>78</w:t>
            </w:r>
          </w:p>
        </w:tc>
        <w:tc>
          <w:tcPr>
            <w:tcW w:w="1206" w:type="dxa"/>
          </w:tcPr>
          <w:p w14:paraId="731D53CB" w14:textId="77777777" w:rsidR="00AB54D9" w:rsidRDefault="00000000">
            <w:pPr>
              <w:spacing w:before="20" w:after="20"/>
              <w:jc w:val="right"/>
            </w:pPr>
            <w:r>
              <w:rPr>
                <w:rFonts w:ascii="Calibri" w:hAnsi="Calibri"/>
                <w:sz w:val="17"/>
              </w:rPr>
              <w:t>-</w:t>
            </w:r>
          </w:p>
        </w:tc>
        <w:tc>
          <w:tcPr>
            <w:tcW w:w="1206" w:type="dxa"/>
          </w:tcPr>
          <w:p w14:paraId="47248889" w14:textId="77777777" w:rsidR="00AB54D9" w:rsidRDefault="00000000">
            <w:pPr>
              <w:spacing w:before="20" w:after="20"/>
            </w:pPr>
            <w:r>
              <w:rPr>
                <w:rFonts w:ascii="Calibri" w:hAnsi="Calibri"/>
                <w:sz w:val="17"/>
              </w:rPr>
              <w:t>S2-_2p12_2.png</w:t>
            </w:r>
          </w:p>
        </w:tc>
      </w:tr>
      <w:tr w:rsidR="00AB54D9" w14:paraId="0760BE3D" w14:textId="77777777">
        <w:tc>
          <w:tcPr>
            <w:tcW w:w="1206" w:type="dxa"/>
            <w:shd w:val="clear" w:color="auto" w:fill="EEF1F4"/>
          </w:tcPr>
          <w:p w14:paraId="35D581F3" w14:textId="77777777" w:rsidR="00AB54D9" w:rsidRDefault="00000000">
            <w:pPr>
              <w:spacing w:before="20" w:after="20"/>
            </w:pPr>
            <w:r>
              <w:rPr>
                <w:rFonts w:ascii="Calibri" w:hAnsi="Calibri"/>
                <w:sz w:val="17"/>
              </w:rPr>
              <w:t>S2- 2p3/2</w:t>
            </w:r>
          </w:p>
        </w:tc>
        <w:tc>
          <w:tcPr>
            <w:tcW w:w="1206" w:type="dxa"/>
            <w:shd w:val="clear" w:color="auto" w:fill="EEF1F4"/>
          </w:tcPr>
          <w:p w14:paraId="5AE71953" w14:textId="77777777" w:rsidR="00AB54D9" w:rsidRDefault="00000000">
            <w:pPr>
              <w:spacing w:before="20" w:after="20"/>
              <w:jc w:val="right"/>
            </w:pPr>
            <w:r>
              <w:rPr>
                <w:rFonts w:ascii="Calibri" w:hAnsi="Calibri"/>
                <w:sz w:val="17"/>
              </w:rPr>
              <w:t>160.5</w:t>
            </w:r>
          </w:p>
        </w:tc>
        <w:tc>
          <w:tcPr>
            <w:tcW w:w="1206" w:type="dxa"/>
            <w:shd w:val="clear" w:color="auto" w:fill="EEF1F4"/>
          </w:tcPr>
          <w:p w14:paraId="6EC35B05" w14:textId="77777777" w:rsidR="00AB54D9" w:rsidRDefault="00000000">
            <w:pPr>
              <w:spacing w:before="20" w:after="20"/>
              <w:jc w:val="right"/>
            </w:pPr>
            <w:r>
              <w:rPr>
                <w:rFonts w:ascii="Calibri" w:hAnsi="Calibri"/>
                <w:sz w:val="17"/>
              </w:rPr>
              <w:t>160.2</w:t>
            </w:r>
          </w:p>
        </w:tc>
        <w:tc>
          <w:tcPr>
            <w:tcW w:w="1206" w:type="dxa"/>
            <w:shd w:val="clear" w:color="auto" w:fill="EEF1F4"/>
          </w:tcPr>
          <w:p w14:paraId="5787AECC" w14:textId="77777777" w:rsidR="00AB54D9" w:rsidRDefault="00000000">
            <w:pPr>
              <w:spacing w:before="20" w:after="20"/>
              <w:jc w:val="right"/>
            </w:pPr>
            <w:r>
              <w:rPr>
                <w:rFonts w:ascii="Calibri" w:hAnsi="Calibri"/>
                <w:sz w:val="17"/>
              </w:rPr>
              <w:t>-0.3</w:t>
            </w:r>
          </w:p>
        </w:tc>
        <w:tc>
          <w:tcPr>
            <w:tcW w:w="1206" w:type="dxa"/>
            <w:shd w:val="clear" w:color="auto" w:fill="EEF1F4"/>
          </w:tcPr>
          <w:p w14:paraId="0B49BC2D" w14:textId="77777777" w:rsidR="00AB54D9" w:rsidRDefault="00000000">
            <w:pPr>
              <w:spacing w:before="20" w:after="20"/>
              <w:jc w:val="right"/>
            </w:pPr>
            <w:r>
              <w:rPr>
                <w:rFonts w:ascii="Calibri" w:hAnsi="Calibri"/>
                <w:sz w:val="17"/>
              </w:rPr>
              <w:t>128.1</w:t>
            </w:r>
          </w:p>
        </w:tc>
        <w:tc>
          <w:tcPr>
            <w:tcW w:w="1206" w:type="dxa"/>
            <w:shd w:val="clear" w:color="auto" w:fill="EEF1F4"/>
          </w:tcPr>
          <w:p w14:paraId="26C4CBB0" w14:textId="77777777" w:rsidR="00AB54D9" w:rsidRDefault="00000000">
            <w:pPr>
              <w:spacing w:before="20" w:after="20"/>
              <w:jc w:val="right"/>
            </w:pPr>
            <w:r>
              <w:rPr>
                <w:rFonts w:ascii="Calibri" w:hAnsi="Calibri"/>
                <w:sz w:val="17"/>
              </w:rPr>
              <w:t>36</w:t>
            </w:r>
          </w:p>
        </w:tc>
        <w:tc>
          <w:tcPr>
            <w:tcW w:w="1206" w:type="dxa"/>
            <w:shd w:val="clear" w:color="auto" w:fill="EEF1F4"/>
          </w:tcPr>
          <w:p w14:paraId="66C6E166" w14:textId="77777777" w:rsidR="00AB54D9" w:rsidRDefault="00000000">
            <w:pPr>
              <w:spacing w:before="20" w:after="20"/>
              <w:jc w:val="right"/>
            </w:pPr>
            <w:r>
              <w:rPr>
                <w:rFonts w:ascii="Calibri" w:hAnsi="Calibri"/>
                <w:sz w:val="17"/>
              </w:rPr>
              <w:t>+92.1</w:t>
            </w:r>
          </w:p>
        </w:tc>
        <w:tc>
          <w:tcPr>
            <w:tcW w:w="1206" w:type="dxa"/>
            <w:shd w:val="clear" w:color="auto" w:fill="EEF1F4"/>
          </w:tcPr>
          <w:p w14:paraId="76C1E450" w14:textId="77777777" w:rsidR="00AB54D9" w:rsidRDefault="00000000">
            <w:pPr>
              <w:spacing w:before="20" w:after="20"/>
            </w:pPr>
            <w:r>
              <w:rPr>
                <w:rFonts w:ascii="Calibri" w:hAnsi="Calibri"/>
                <w:sz w:val="17"/>
              </w:rPr>
              <w:t>S2-_2p32.png</w:t>
            </w:r>
          </w:p>
        </w:tc>
      </w:tr>
      <w:tr w:rsidR="00AB54D9" w14:paraId="47A76A71" w14:textId="77777777">
        <w:tc>
          <w:tcPr>
            <w:tcW w:w="1206" w:type="dxa"/>
          </w:tcPr>
          <w:p w14:paraId="256ED04D" w14:textId="77777777" w:rsidR="00AB54D9" w:rsidRDefault="00000000">
            <w:pPr>
              <w:spacing w:before="20" w:after="20"/>
            </w:pPr>
            <w:r>
              <w:rPr>
                <w:rFonts w:ascii="Calibri" w:hAnsi="Calibri"/>
                <w:sz w:val="17"/>
              </w:rPr>
              <w:t>S2- 2p3/2 (B)</w:t>
            </w:r>
          </w:p>
        </w:tc>
        <w:tc>
          <w:tcPr>
            <w:tcW w:w="1206" w:type="dxa"/>
          </w:tcPr>
          <w:p w14:paraId="2739DEE9" w14:textId="77777777" w:rsidR="00AB54D9" w:rsidRDefault="00000000">
            <w:pPr>
              <w:spacing w:before="20" w:after="20"/>
              <w:jc w:val="right"/>
            </w:pPr>
            <w:r>
              <w:rPr>
                <w:rFonts w:ascii="Calibri" w:hAnsi="Calibri"/>
                <w:sz w:val="17"/>
              </w:rPr>
              <w:t>159.7</w:t>
            </w:r>
          </w:p>
        </w:tc>
        <w:tc>
          <w:tcPr>
            <w:tcW w:w="1206" w:type="dxa"/>
          </w:tcPr>
          <w:p w14:paraId="72294850" w14:textId="77777777" w:rsidR="00AB54D9" w:rsidRDefault="00000000">
            <w:pPr>
              <w:spacing w:before="20" w:after="20"/>
              <w:jc w:val="right"/>
            </w:pPr>
            <w:r>
              <w:rPr>
                <w:rFonts w:ascii="Calibri" w:hAnsi="Calibri"/>
                <w:sz w:val="17"/>
              </w:rPr>
              <w:t>159.8</w:t>
            </w:r>
          </w:p>
        </w:tc>
        <w:tc>
          <w:tcPr>
            <w:tcW w:w="1206" w:type="dxa"/>
          </w:tcPr>
          <w:p w14:paraId="34C823B1" w14:textId="77777777" w:rsidR="00AB54D9" w:rsidRDefault="00000000">
            <w:pPr>
              <w:spacing w:before="20" w:after="20"/>
              <w:jc w:val="right"/>
            </w:pPr>
            <w:r>
              <w:rPr>
                <w:rFonts w:ascii="Calibri" w:hAnsi="Calibri"/>
                <w:sz w:val="17"/>
              </w:rPr>
              <w:t>+0.1</w:t>
            </w:r>
          </w:p>
        </w:tc>
        <w:tc>
          <w:tcPr>
            <w:tcW w:w="1206" w:type="dxa"/>
          </w:tcPr>
          <w:p w14:paraId="7D0E163D" w14:textId="77777777" w:rsidR="00AB54D9" w:rsidRDefault="00000000">
            <w:pPr>
              <w:spacing w:before="20" w:after="20"/>
              <w:jc w:val="right"/>
            </w:pPr>
            <w:r>
              <w:rPr>
                <w:rFonts w:ascii="Calibri" w:hAnsi="Calibri"/>
                <w:sz w:val="17"/>
              </w:rPr>
              <w:t>139.3</w:t>
            </w:r>
          </w:p>
        </w:tc>
        <w:tc>
          <w:tcPr>
            <w:tcW w:w="1206" w:type="dxa"/>
          </w:tcPr>
          <w:p w14:paraId="2078134E" w14:textId="77777777" w:rsidR="00AB54D9" w:rsidRDefault="00000000">
            <w:pPr>
              <w:spacing w:before="20" w:after="20"/>
              <w:jc w:val="right"/>
            </w:pPr>
            <w:r>
              <w:rPr>
                <w:rFonts w:ascii="Calibri" w:hAnsi="Calibri"/>
                <w:sz w:val="17"/>
              </w:rPr>
              <w:t>136</w:t>
            </w:r>
          </w:p>
        </w:tc>
        <w:tc>
          <w:tcPr>
            <w:tcW w:w="1206" w:type="dxa"/>
          </w:tcPr>
          <w:p w14:paraId="3989559A" w14:textId="77777777" w:rsidR="00AB54D9" w:rsidRDefault="00000000">
            <w:pPr>
              <w:spacing w:before="20" w:after="20"/>
              <w:jc w:val="right"/>
            </w:pPr>
            <w:r>
              <w:rPr>
                <w:rFonts w:ascii="Calibri" w:hAnsi="Calibri"/>
                <w:sz w:val="17"/>
              </w:rPr>
              <w:t>+3.3</w:t>
            </w:r>
          </w:p>
        </w:tc>
        <w:tc>
          <w:tcPr>
            <w:tcW w:w="1206" w:type="dxa"/>
          </w:tcPr>
          <w:p w14:paraId="64A5CC9C" w14:textId="77777777" w:rsidR="00AB54D9" w:rsidRDefault="00000000">
            <w:pPr>
              <w:spacing w:before="20" w:after="20"/>
            </w:pPr>
            <w:r>
              <w:rPr>
                <w:rFonts w:ascii="Calibri" w:hAnsi="Calibri"/>
                <w:sz w:val="17"/>
              </w:rPr>
              <w:t>S2-_2p32_2.png</w:t>
            </w:r>
          </w:p>
        </w:tc>
      </w:tr>
    </w:tbl>
    <w:p w14:paraId="7CAB4EDC" w14:textId="77777777" w:rsidR="00AB54D9" w:rsidRDefault="00AB54D9"/>
    <w:p w14:paraId="52FD37A5" w14:textId="77777777" w:rsidR="00AB54D9" w:rsidRDefault="00000000">
      <w:pPr>
        <w:spacing w:before="40" w:after="80"/>
      </w:pPr>
      <w:commentRangeStart w:id="7"/>
      <w:r>
        <w:rPr>
          <w:rFonts w:ascii="Calibri" w:hAnsi="Calibri"/>
          <w:b/>
          <w:sz w:val="19"/>
        </w:rPr>
        <w:t>Table 2. Bioactive column performance either side of the failure day.</w:t>
      </w:r>
      <w:commentRangeEnd w:id="7"/>
      <w:r>
        <w:rPr>
          <w:rStyle w:val="CommentReference"/>
          <w:sz w:val="22"/>
          <w:szCs w:val="22"/>
        </w:rPr>
        <w:commentReference w:id="7"/>
      </w:r>
    </w:p>
    <w:tbl>
      <w:tblPr>
        <w:tblStyle w:val="TableGrid"/>
        <w:tblW w:w="0" w:type="auto"/>
        <w:tblLayout w:type="fixed"/>
        <w:tblLook w:val="04A0" w:firstRow="1" w:lastRow="0" w:firstColumn="1" w:lastColumn="0" w:noHBand="0" w:noVBand="1"/>
      </w:tblPr>
      <w:tblGrid>
        <w:gridCol w:w="1584"/>
        <w:gridCol w:w="1368"/>
        <w:gridCol w:w="1800"/>
        <w:gridCol w:w="1800"/>
        <w:gridCol w:w="1728"/>
        <w:gridCol w:w="1872"/>
        <w:gridCol w:w="1872"/>
        <w:gridCol w:w="1800"/>
      </w:tblGrid>
      <w:tr w:rsidR="00AB54D9" w14:paraId="4059C17A" w14:textId="77777777">
        <w:trPr>
          <w:tblHeader/>
        </w:trPr>
        <w:tc>
          <w:tcPr>
            <w:tcW w:w="1584" w:type="dxa"/>
            <w:shd w:val="clear" w:color="auto" w:fill="1F4E5F"/>
          </w:tcPr>
          <w:p w14:paraId="574C9A2B" w14:textId="77777777" w:rsidR="00AB54D9" w:rsidRDefault="00000000">
            <w:pPr>
              <w:spacing w:before="20" w:after="20"/>
              <w:jc w:val="center"/>
            </w:pPr>
            <w:r>
              <w:rPr>
                <w:rFonts w:ascii="Calibri" w:hAnsi="Calibri"/>
                <w:b/>
                <w:color w:val="FFFFFF"/>
                <w:sz w:val="17"/>
              </w:rPr>
              <w:t>Analyte</w:t>
            </w:r>
          </w:p>
        </w:tc>
        <w:tc>
          <w:tcPr>
            <w:tcW w:w="1368" w:type="dxa"/>
            <w:shd w:val="clear" w:color="auto" w:fill="1F4E5F"/>
          </w:tcPr>
          <w:p w14:paraId="30C34CAC" w14:textId="77777777" w:rsidR="00AB54D9" w:rsidRDefault="00000000">
            <w:pPr>
              <w:spacing w:before="20" w:after="20"/>
              <w:jc w:val="center"/>
            </w:pPr>
            <w:r>
              <w:rPr>
                <w:rFonts w:ascii="Calibri" w:hAnsi="Calibri"/>
                <w:b/>
                <w:color w:val="FFFFFF"/>
                <w:sz w:val="17"/>
              </w:rPr>
              <w:t>Table 1 influent</w:t>
            </w:r>
          </w:p>
        </w:tc>
        <w:tc>
          <w:tcPr>
            <w:tcW w:w="1800" w:type="dxa"/>
            <w:shd w:val="clear" w:color="auto" w:fill="1F4E5F"/>
          </w:tcPr>
          <w:p w14:paraId="4F612F49" w14:textId="77777777" w:rsidR="00AB54D9" w:rsidRDefault="00000000">
            <w:pPr>
              <w:spacing w:before="20" w:after="20"/>
              <w:jc w:val="center"/>
            </w:pPr>
            <w:r>
              <w:rPr>
                <w:rFonts w:ascii="Calibri" w:hAnsi="Calibri"/>
                <w:b/>
                <w:color w:val="FFFFFF"/>
                <w:sz w:val="17"/>
              </w:rPr>
              <w:t>Mean influent, operating</w:t>
            </w:r>
          </w:p>
        </w:tc>
        <w:tc>
          <w:tcPr>
            <w:tcW w:w="1800" w:type="dxa"/>
            <w:shd w:val="clear" w:color="auto" w:fill="1F4E5F"/>
          </w:tcPr>
          <w:p w14:paraId="5E5FE453" w14:textId="77777777" w:rsidR="00AB54D9" w:rsidRDefault="00000000">
            <w:pPr>
              <w:spacing w:before="20" w:after="20"/>
              <w:jc w:val="center"/>
            </w:pPr>
            <w:r>
              <w:rPr>
                <w:rFonts w:ascii="Calibri" w:hAnsi="Calibri"/>
                <w:b/>
                <w:color w:val="FFFFFF"/>
                <w:sz w:val="17"/>
              </w:rPr>
              <w:t>Mean effluent, operating</w:t>
            </w:r>
          </w:p>
        </w:tc>
        <w:tc>
          <w:tcPr>
            <w:tcW w:w="1728" w:type="dxa"/>
            <w:shd w:val="clear" w:color="auto" w:fill="1F4E5F"/>
          </w:tcPr>
          <w:p w14:paraId="1FC73812" w14:textId="77777777" w:rsidR="00AB54D9" w:rsidRDefault="00000000">
            <w:pPr>
              <w:spacing w:before="20" w:after="20"/>
              <w:jc w:val="center"/>
            </w:pPr>
            <w:r>
              <w:rPr>
                <w:rFonts w:ascii="Calibri" w:hAnsi="Calibri"/>
                <w:b/>
                <w:color w:val="FFFFFF"/>
                <w:sz w:val="17"/>
              </w:rPr>
              <w:t>Removal, operating (%)</w:t>
            </w:r>
          </w:p>
        </w:tc>
        <w:tc>
          <w:tcPr>
            <w:tcW w:w="1872" w:type="dxa"/>
            <w:shd w:val="clear" w:color="auto" w:fill="1F4E5F"/>
          </w:tcPr>
          <w:p w14:paraId="38BEBDF1" w14:textId="77777777" w:rsidR="00AB54D9" w:rsidRDefault="00000000">
            <w:pPr>
              <w:spacing w:before="20" w:after="20"/>
              <w:jc w:val="center"/>
            </w:pPr>
            <w:r>
              <w:rPr>
                <w:rFonts w:ascii="Calibri" w:hAnsi="Calibri"/>
                <w:b/>
                <w:color w:val="FFFFFF"/>
                <w:sz w:val="17"/>
              </w:rPr>
              <w:t>Mean influent, after failure</w:t>
            </w:r>
          </w:p>
        </w:tc>
        <w:tc>
          <w:tcPr>
            <w:tcW w:w="1872" w:type="dxa"/>
            <w:shd w:val="clear" w:color="auto" w:fill="1F4E5F"/>
          </w:tcPr>
          <w:p w14:paraId="08899142" w14:textId="77777777" w:rsidR="00AB54D9" w:rsidRDefault="00000000">
            <w:pPr>
              <w:spacing w:before="20" w:after="20"/>
              <w:jc w:val="center"/>
            </w:pPr>
            <w:r>
              <w:rPr>
                <w:rFonts w:ascii="Calibri" w:hAnsi="Calibri"/>
                <w:b/>
                <w:color w:val="FFFFFF"/>
                <w:sz w:val="17"/>
              </w:rPr>
              <w:t>Mean effluent, after failure</w:t>
            </w:r>
          </w:p>
        </w:tc>
        <w:tc>
          <w:tcPr>
            <w:tcW w:w="1800" w:type="dxa"/>
            <w:shd w:val="clear" w:color="auto" w:fill="1F4E5F"/>
          </w:tcPr>
          <w:p w14:paraId="20964820" w14:textId="77777777" w:rsidR="00AB54D9" w:rsidRDefault="00000000">
            <w:pPr>
              <w:spacing w:before="20" w:after="20"/>
              <w:jc w:val="center"/>
            </w:pPr>
            <w:r>
              <w:rPr>
                <w:rFonts w:ascii="Calibri" w:hAnsi="Calibri"/>
                <w:b/>
                <w:color w:val="FFFFFF"/>
                <w:sz w:val="17"/>
              </w:rPr>
              <w:t>Removal, after failure (%)</w:t>
            </w:r>
          </w:p>
        </w:tc>
      </w:tr>
      <w:tr w:rsidR="00AB54D9" w14:paraId="70ACBFE6" w14:textId="77777777">
        <w:tc>
          <w:tcPr>
            <w:tcW w:w="1584" w:type="dxa"/>
            <w:shd w:val="clear" w:color="auto" w:fill="EEF1F4"/>
          </w:tcPr>
          <w:p w14:paraId="4E603498" w14:textId="77777777" w:rsidR="00AB54D9" w:rsidRDefault="00000000">
            <w:pPr>
              <w:spacing w:before="20" w:after="20"/>
            </w:pPr>
            <w:r>
              <w:rPr>
                <w:rFonts w:ascii="Calibri" w:hAnsi="Calibri"/>
                <w:sz w:val="17"/>
              </w:rPr>
              <w:t>Sulfate (mg/L)</w:t>
            </w:r>
          </w:p>
        </w:tc>
        <w:tc>
          <w:tcPr>
            <w:tcW w:w="1368" w:type="dxa"/>
            <w:shd w:val="clear" w:color="auto" w:fill="EEF1F4"/>
          </w:tcPr>
          <w:p w14:paraId="5BCE8BCD" w14:textId="77777777" w:rsidR="00AB54D9" w:rsidRDefault="00000000">
            <w:pPr>
              <w:spacing w:before="20" w:after="20"/>
              <w:jc w:val="right"/>
            </w:pPr>
            <w:r>
              <w:rPr>
                <w:rFonts w:ascii="Calibri" w:hAnsi="Calibri"/>
                <w:sz w:val="17"/>
              </w:rPr>
              <w:t>1986</w:t>
            </w:r>
          </w:p>
        </w:tc>
        <w:tc>
          <w:tcPr>
            <w:tcW w:w="1800" w:type="dxa"/>
            <w:shd w:val="clear" w:color="auto" w:fill="EEF1F4"/>
          </w:tcPr>
          <w:p w14:paraId="1DD6167C" w14:textId="77777777" w:rsidR="00AB54D9" w:rsidRDefault="00000000">
            <w:pPr>
              <w:spacing w:before="20" w:after="20"/>
              <w:jc w:val="right"/>
            </w:pPr>
            <w:r>
              <w:rPr>
                <w:rFonts w:ascii="Calibri" w:hAnsi="Calibri"/>
                <w:sz w:val="17"/>
              </w:rPr>
              <w:t>1900</w:t>
            </w:r>
          </w:p>
        </w:tc>
        <w:tc>
          <w:tcPr>
            <w:tcW w:w="1800" w:type="dxa"/>
            <w:shd w:val="clear" w:color="auto" w:fill="EEF1F4"/>
          </w:tcPr>
          <w:p w14:paraId="392952D0" w14:textId="77777777" w:rsidR="00AB54D9" w:rsidRDefault="00000000">
            <w:pPr>
              <w:spacing w:before="20" w:after="20"/>
              <w:jc w:val="right"/>
            </w:pPr>
            <w:r>
              <w:rPr>
                <w:rFonts w:ascii="Calibri" w:hAnsi="Calibri"/>
                <w:sz w:val="17"/>
              </w:rPr>
              <w:t>591</w:t>
            </w:r>
          </w:p>
        </w:tc>
        <w:tc>
          <w:tcPr>
            <w:tcW w:w="1728" w:type="dxa"/>
            <w:shd w:val="clear" w:color="auto" w:fill="EEF1F4"/>
          </w:tcPr>
          <w:p w14:paraId="015ABF25" w14:textId="77777777" w:rsidR="00AB54D9" w:rsidRDefault="00000000">
            <w:pPr>
              <w:spacing w:before="20" w:after="20"/>
              <w:jc w:val="right"/>
            </w:pPr>
            <w:r>
              <w:rPr>
                <w:rFonts w:ascii="Calibri" w:hAnsi="Calibri"/>
                <w:sz w:val="17"/>
              </w:rPr>
              <w:t>68.9</w:t>
            </w:r>
          </w:p>
        </w:tc>
        <w:tc>
          <w:tcPr>
            <w:tcW w:w="1872" w:type="dxa"/>
            <w:shd w:val="clear" w:color="auto" w:fill="EEF1F4"/>
          </w:tcPr>
          <w:p w14:paraId="1163B028" w14:textId="77777777" w:rsidR="00AB54D9" w:rsidRDefault="00000000">
            <w:pPr>
              <w:spacing w:before="20" w:after="20"/>
              <w:jc w:val="right"/>
            </w:pPr>
            <w:r>
              <w:rPr>
                <w:rFonts w:ascii="Calibri" w:hAnsi="Calibri"/>
                <w:sz w:val="17"/>
              </w:rPr>
              <w:t>2470</w:t>
            </w:r>
          </w:p>
        </w:tc>
        <w:tc>
          <w:tcPr>
            <w:tcW w:w="1872" w:type="dxa"/>
            <w:shd w:val="clear" w:color="auto" w:fill="EEF1F4"/>
          </w:tcPr>
          <w:p w14:paraId="3869AD79" w14:textId="77777777" w:rsidR="00AB54D9" w:rsidRDefault="00000000">
            <w:pPr>
              <w:spacing w:before="20" w:after="20"/>
              <w:jc w:val="right"/>
            </w:pPr>
            <w:r>
              <w:rPr>
                <w:rFonts w:ascii="Calibri" w:hAnsi="Calibri"/>
                <w:sz w:val="17"/>
              </w:rPr>
              <w:t>1020</w:t>
            </w:r>
          </w:p>
        </w:tc>
        <w:tc>
          <w:tcPr>
            <w:tcW w:w="1800" w:type="dxa"/>
            <w:shd w:val="clear" w:color="auto" w:fill="EEF1F4"/>
          </w:tcPr>
          <w:p w14:paraId="4930D01D" w14:textId="77777777" w:rsidR="00AB54D9" w:rsidRDefault="00000000">
            <w:pPr>
              <w:spacing w:before="20" w:after="20"/>
            </w:pPr>
            <w:r>
              <w:rPr>
                <w:rFonts w:ascii="Calibri" w:hAnsi="Calibri"/>
                <w:sz w:val="17"/>
              </w:rPr>
              <w:t>58.6</w:t>
            </w:r>
          </w:p>
        </w:tc>
      </w:tr>
      <w:tr w:rsidR="00AB54D9" w14:paraId="73BC8EC8" w14:textId="77777777">
        <w:tc>
          <w:tcPr>
            <w:tcW w:w="1584" w:type="dxa"/>
          </w:tcPr>
          <w:p w14:paraId="2E4AD2D1" w14:textId="77777777" w:rsidR="00AB54D9" w:rsidRDefault="00000000">
            <w:pPr>
              <w:spacing w:before="20" w:after="20"/>
            </w:pPr>
            <w:r>
              <w:rPr>
                <w:rFonts w:ascii="Calibri" w:hAnsi="Calibri"/>
                <w:sz w:val="17"/>
              </w:rPr>
              <w:t>Cd (mg/L)</w:t>
            </w:r>
          </w:p>
        </w:tc>
        <w:tc>
          <w:tcPr>
            <w:tcW w:w="1368" w:type="dxa"/>
          </w:tcPr>
          <w:p w14:paraId="078663F0" w14:textId="77777777" w:rsidR="00AB54D9" w:rsidRDefault="00000000">
            <w:pPr>
              <w:spacing w:before="20" w:after="20"/>
              <w:jc w:val="right"/>
            </w:pPr>
            <w:r>
              <w:rPr>
                <w:rFonts w:ascii="Calibri" w:hAnsi="Calibri"/>
                <w:sz w:val="17"/>
              </w:rPr>
              <w:t>0.296</w:t>
            </w:r>
          </w:p>
        </w:tc>
        <w:tc>
          <w:tcPr>
            <w:tcW w:w="1800" w:type="dxa"/>
          </w:tcPr>
          <w:p w14:paraId="49B490A7" w14:textId="77777777" w:rsidR="00AB54D9" w:rsidRDefault="00000000">
            <w:pPr>
              <w:spacing w:before="20" w:after="20"/>
              <w:jc w:val="right"/>
            </w:pPr>
            <w:r>
              <w:rPr>
                <w:rFonts w:ascii="Calibri" w:hAnsi="Calibri"/>
                <w:sz w:val="17"/>
              </w:rPr>
              <w:t>0.298</w:t>
            </w:r>
          </w:p>
        </w:tc>
        <w:tc>
          <w:tcPr>
            <w:tcW w:w="1800" w:type="dxa"/>
          </w:tcPr>
          <w:p w14:paraId="2F1E45CA" w14:textId="77777777" w:rsidR="00AB54D9" w:rsidRDefault="00000000">
            <w:pPr>
              <w:spacing w:before="20" w:after="20"/>
              <w:jc w:val="right"/>
            </w:pPr>
            <w:r>
              <w:rPr>
                <w:rFonts w:ascii="Calibri" w:hAnsi="Calibri"/>
                <w:sz w:val="17"/>
              </w:rPr>
              <w:t>0.00105</w:t>
            </w:r>
          </w:p>
        </w:tc>
        <w:tc>
          <w:tcPr>
            <w:tcW w:w="1728" w:type="dxa"/>
          </w:tcPr>
          <w:p w14:paraId="3768182C" w14:textId="77777777" w:rsidR="00AB54D9" w:rsidRDefault="00000000">
            <w:pPr>
              <w:spacing w:before="20" w:after="20"/>
              <w:jc w:val="right"/>
            </w:pPr>
            <w:r>
              <w:rPr>
                <w:rFonts w:ascii="Calibri" w:hAnsi="Calibri"/>
                <w:sz w:val="17"/>
              </w:rPr>
              <w:t>99.5</w:t>
            </w:r>
          </w:p>
        </w:tc>
        <w:tc>
          <w:tcPr>
            <w:tcW w:w="1872" w:type="dxa"/>
          </w:tcPr>
          <w:p w14:paraId="2F7415E5" w14:textId="77777777" w:rsidR="00AB54D9" w:rsidRDefault="00000000">
            <w:pPr>
              <w:spacing w:before="20" w:after="20"/>
              <w:jc w:val="right"/>
            </w:pPr>
            <w:r>
              <w:rPr>
                <w:rFonts w:ascii="Calibri" w:hAnsi="Calibri"/>
                <w:sz w:val="17"/>
              </w:rPr>
              <w:t>0.288</w:t>
            </w:r>
          </w:p>
        </w:tc>
        <w:tc>
          <w:tcPr>
            <w:tcW w:w="1872" w:type="dxa"/>
          </w:tcPr>
          <w:p w14:paraId="1378B7BA" w14:textId="77777777" w:rsidR="00AB54D9" w:rsidRDefault="00000000">
            <w:pPr>
              <w:spacing w:before="20" w:after="20"/>
              <w:jc w:val="right"/>
            </w:pPr>
            <w:r>
              <w:rPr>
                <w:rFonts w:ascii="Calibri" w:hAnsi="Calibri"/>
                <w:sz w:val="17"/>
              </w:rPr>
              <w:t>0.00100</w:t>
            </w:r>
          </w:p>
        </w:tc>
        <w:tc>
          <w:tcPr>
            <w:tcW w:w="1800" w:type="dxa"/>
          </w:tcPr>
          <w:p w14:paraId="192D23A1" w14:textId="77777777" w:rsidR="00AB54D9" w:rsidRDefault="00000000">
            <w:pPr>
              <w:spacing w:before="20" w:after="20"/>
            </w:pPr>
            <w:r>
              <w:rPr>
                <w:rFonts w:ascii="Calibri" w:hAnsi="Calibri"/>
                <w:sz w:val="17"/>
              </w:rPr>
              <w:t>99.7</w:t>
            </w:r>
          </w:p>
        </w:tc>
      </w:tr>
      <w:tr w:rsidR="00AB54D9" w14:paraId="44674073" w14:textId="77777777">
        <w:tc>
          <w:tcPr>
            <w:tcW w:w="1584" w:type="dxa"/>
            <w:shd w:val="clear" w:color="auto" w:fill="EEF1F4"/>
          </w:tcPr>
          <w:p w14:paraId="23BE90CF" w14:textId="77777777" w:rsidR="00AB54D9" w:rsidRDefault="00000000">
            <w:pPr>
              <w:spacing w:before="20" w:after="20"/>
            </w:pPr>
            <w:r>
              <w:rPr>
                <w:rFonts w:ascii="Calibri" w:hAnsi="Calibri"/>
                <w:sz w:val="17"/>
              </w:rPr>
              <w:t>Fe (mg/L)</w:t>
            </w:r>
          </w:p>
        </w:tc>
        <w:tc>
          <w:tcPr>
            <w:tcW w:w="1368" w:type="dxa"/>
            <w:shd w:val="clear" w:color="auto" w:fill="EEF1F4"/>
          </w:tcPr>
          <w:p w14:paraId="60C61C4E" w14:textId="77777777" w:rsidR="00AB54D9" w:rsidRDefault="00000000">
            <w:pPr>
              <w:spacing w:before="20" w:after="20"/>
              <w:jc w:val="right"/>
            </w:pPr>
            <w:r>
              <w:rPr>
                <w:rFonts w:ascii="Calibri" w:hAnsi="Calibri"/>
                <w:sz w:val="17"/>
              </w:rPr>
              <w:t>24.0</w:t>
            </w:r>
          </w:p>
        </w:tc>
        <w:tc>
          <w:tcPr>
            <w:tcW w:w="1800" w:type="dxa"/>
            <w:shd w:val="clear" w:color="auto" w:fill="EEF1F4"/>
          </w:tcPr>
          <w:p w14:paraId="2B38C4A3" w14:textId="77777777" w:rsidR="00AB54D9" w:rsidRDefault="00000000">
            <w:pPr>
              <w:spacing w:before="20" w:after="20"/>
              <w:jc w:val="right"/>
            </w:pPr>
            <w:r>
              <w:rPr>
                <w:rFonts w:ascii="Calibri" w:hAnsi="Calibri"/>
                <w:sz w:val="17"/>
              </w:rPr>
              <w:t>26.0</w:t>
            </w:r>
          </w:p>
        </w:tc>
        <w:tc>
          <w:tcPr>
            <w:tcW w:w="1800" w:type="dxa"/>
            <w:shd w:val="clear" w:color="auto" w:fill="EEF1F4"/>
          </w:tcPr>
          <w:p w14:paraId="3BDC750F" w14:textId="77777777" w:rsidR="00AB54D9" w:rsidRDefault="00000000">
            <w:pPr>
              <w:spacing w:before="20" w:after="20"/>
              <w:jc w:val="right"/>
            </w:pPr>
            <w:r>
              <w:rPr>
                <w:rFonts w:ascii="Calibri" w:hAnsi="Calibri"/>
                <w:sz w:val="17"/>
              </w:rPr>
              <w:t>5.06</w:t>
            </w:r>
          </w:p>
        </w:tc>
        <w:tc>
          <w:tcPr>
            <w:tcW w:w="1728" w:type="dxa"/>
            <w:shd w:val="clear" w:color="auto" w:fill="EEF1F4"/>
          </w:tcPr>
          <w:p w14:paraId="1383A41B" w14:textId="77777777" w:rsidR="00AB54D9" w:rsidRDefault="00000000">
            <w:pPr>
              <w:spacing w:before="20" w:after="20"/>
              <w:jc w:val="right"/>
            </w:pPr>
            <w:r>
              <w:rPr>
                <w:rFonts w:ascii="Calibri" w:hAnsi="Calibri"/>
                <w:sz w:val="17"/>
              </w:rPr>
              <w:t>80.6</w:t>
            </w:r>
          </w:p>
        </w:tc>
        <w:tc>
          <w:tcPr>
            <w:tcW w:w="1872" w:type="dxa"/>
            <w:shd w:val="clear" w:color="auto" w:fill="EEF1F4"/>
          </w:tcPr>
          <w:p w14:paraId="3C3B699D" w14:textId="77777777" w:rsidR="00AB54D9" w:rsidRDefault="00000000">
            <w:pPr>
              <w:spacing w:before="20" w:after="20"/>
              <w:jc w:val="right"/>
            </w:pPr>
            <w:r>
              <w:rPr>
                <w:rFonts w:ascii="Calibri" w:hAnsi="Calibri"/>
                <w:sz w:val="17"/>
              </w:rPr>
              <w:t>12.8</w:t>
            </w:r>
          </w:p>
        </w:tc>
        <w:tc>
          <w:tcPr>
            <w:tcW w:w="1872" w:type="dxa"/>
            <w:shd w:val="clear" w:color="auto" w:fill="EEF1F4"/>
          </w:tcPr>
          <w:p w14:paraId="4E4F82A7" w14:textId="77777777" w:rsidR="00AB54D9" w:rsidRDefault="00000000">
            <w:pPr>
              <w:spacing w:before="20" w:after="20"/>
              <w:jc w:val="right"/>
            </w:pPr>
            <w:r>
              <w:rPr>
                <w:rFonts w:ascii="Calibri" w:hAnsi="Calibri"/>
                <w:sz w:val="17"/>
              </w:rPr>
              <w:t>38.2</w:t>
            </w:r>
          </w:p>
        </w:tc>
        <w:tc>
          <w:tcPr>
            <w:tcW w:w="1800" w:type="dxa"/>
            <w:shd w:val="clear" w:color="auto" w:fill="EEF1F4"/>
          </w:tcPr>
          <w:p w14:paraId="5B54199B" w14:textId="77777777" w:rsidR="00AB54D9" w:rsidRDefault="00000000">
            <w:pPr>
              <w:spacing w:before="20" w:after="20"/>
            </w:pPr>
            <w:r>
              <w:rPr>
                <w:rFonts w:ascii="Calibri" w:hAnsi="Calibri"/>
                <w:sz w:val="17"/>
              </w:rPr>
              <w:t>-197.9</w:t>
            </w:r>
          </w:p>
        </w:tc>
      </w:tr>
      <w:tr w:rsidR="00AB54D9" w14:paraId="095512D4" w14:textId="77777777">
        <w:tc>
          <w:tcPr>
            <w:tcW w:w="1584" w:type="dxa"/>
          </w:tcPr>
          <w:p w14:paraId="48206042" w14:textId="77777777" w:rsidR="00AB54D9" w:rsidRDefault="00000000">
            <w:pPr>
              <w:spacing w:before="20" w:after="20"/>
            </w:pPr>
            <w:r>
              <w:rPr>
                <w:rFonts w:ascii="Calibri" w:hAnsi="Calibri"/>
                <w:sz w:val="17"/>
              </w:rPr>
              <w:t>Mn (mg/L)</w:t>
            </w:r>
          </w:p>
        </w:tc>
        <w:tc>
          <w:tcPr>
            <w:tcW w:w="1368" w:type="dxa"/>
          </w:tcPr>
          <w:p w14:paraId="1D198DB5" w14:textId="77777777" w:rsidR="00AB54D9" w:rsidRDefault="00000000">
            <w:pPr>
              <w:spacing w:before="20" w:after="20"/>
              <w:jc w:val="right"/>
            </w:pPr>
            <w:r>
              <w:rPr>
                <w:rFonts w:ascii="Calibri" w:hAnsi="Calibri"/>
                <w:sz w:val="17"/>
              </w:rPr>
              <w:t>1.67</w:t>
            </w:r>
          </w:p>
        </w:tc>
        <w:tc>
          <w:tcPr>
            <w:tcW w:w="1800" w:type="dxa"/>
          </w:tcPr>
          <w:p w14:paraId="785E2866" w14:textId="77777777" w:rsidR="00AB54D9" w:rsidRDefault="00000000">
            <w:pPr>
              <w:spacing w:before="20" w:after="20"/>
              <w:jc w:val="right"/>
            </w:pPr>
            <w:r>
              <w:rPr>
                <w:rFonts w:ascii="Calibri" w:hAnsi="Calibri"/>
                <w:sz w:val="17"/>
              </w:rPr>
              <w:t>1.67</w:t>
            </w:r>
          </w:p>
        </w:tc>
        <w:tc>
          <w:tcPr>
            <w:tcW w:w="1800" w:type="dxa"/>
          </w:tcPr>
          <w:p w14:paraId="4F40D47A" w14:textId="77777777" w:rsidR="00AB54D9" w:rsidRDefault="00000000">
            <w:pPr>
              <w:spacing w:before="20" w:after="20"/>
              <w:jc w:val="right"/>
            </w:pPr>
            <w:r>
              <w:rPr>
                <w:rFonts w:ascii="Calibri" w:hAnsi="Calibri"/>
                <w:sz w:val="17"/>
              </w:rPr>
              <w:t>0.910</w:t>
            </w:r>
          </w:p>
        </w:tc>
        <w:tc>
          <w:tcPr>
            <w:tcW w:w="1728" w:type="dxa"/>
          </w:tcPr>
          <w:p w14:paraId="05243D3E" w14:textId="77777777" w:rsidR="00AB54D9" w:rsidRDefault="00000000">
            <w:pPr>
              <w:spacing w:before="20" w:after="20"/>
              <w:jc w:val="right"/>
            </w:pPr>
            <w:r>
              <w:rPr>
                <w:rFonts w:ascii="Calibri" w:hAnsi="Calibri"/>
                <w:sz w:val="17"/>
              </w:rPr>
              <w:t>45.5</w:t>
            </w:r>
          </w:p>
        </w:tc>
        <w:tc>
          <w:tcPr>
            <w:tcW w:w="1872" w:type="dxa"/>
          </w:tcPr>
          <w:p w14:paraId="5A4E1CBC" w14:textId="77777777" w:rsidR="00AB54D9" w:rsidRDefault="00000000">
            <w:pPr>
              <w:spacing w:before="20" w:after="20"/>
              <w:jc w:val="right"/>
            </w:pPr>
            <w:r>
              <w:rPr>
                <w:rFonts w:ascii="Calibri" w:hAnsi="Calibri"/>
                <w:sz w:val="17"/>
              </w:rPr>
              <w:t>1.68</w:t>
            </w:r>
          </w:p>
        </w:tc>
        <w:tc>
          <w:tcPr>
            <w:tcW w:w="1872" w:type="dxa"/>
          </w:tcPr>
          <w:p w14:paraId="01B12E65" w14:textId="77777777" w:rsidR="00AB54D9" w:rsidRDefault="00000000">
            <w:pPr>
              <w:spacing w:before="20" w:after="20"/>
              <w:jc w:val="right"/>
            </w:pPr>
            <w:r>
              <w:rPr>
                <w:rFonts w:ascii="Calibri" w:hAnsi="Calibri"/>
                <w:sz w:val="17"/>
              </w:rPr>
              <w:t>3.26</w:t>
            </w:r>
          </w:p>
        </w:tc>
        <w:tc>
          <w:tcPr>
            <w:tcW w:w="1800" w:type="dxa"/>
          </w:tcPr>
          <w:p w14:paraId="054D80DB" w14:textId="77777777" w:rsidR="00AB54D9" w:rsidRDefault="00000000">
            <w:pPr>
              <w:spacing w:before="20" w:after="20"/>
            </w:pPr>
            <w:r>
              <w:rPr>
                <w:rFonts w:ascii="Calibri" w:hAnsi="Calibri"/>
                <w:sz w:val="17"/>
              </w:rPr>
              <w:t>-93.7</w:t>
            </w:r>
          </w:p>
        </w:tc>
      </w:tr>
      <w:tr w:rsidR="00AB54D9" w14:paraId="607BA8D9" w14:textId="77777777">
        <w:tc>
          <w:tcPr>
            <w:tcW w:w="1584" w:type="dxa"/>
            <w:shd w:val="clear" w:color="auto" w:fill="EEF1F4"/>
          </w:tcPr>
          <w:p w14:paraId="1FBFFB24" w14:textId="77777777" w:rsidR="00AB54D9" w:rsidRDefault="00000000">
            <w:pPr>
              <w:spacing w:before="20" w:after="20"/>
            </w:pPr>
            <w:r>
              <w:rPr>
                <w:rFonts w:ascii="Calibri" w:hAnsi="Calibri"/>
                <w:sz w:val="17"/>
              </w:rPr>
              <w:t>Zn (mg/L)</w:t>
            </w:r>
          </w:p>
        </w:tc>
        <w:tc>
          <w:tcPr>
            <w:tcW w:w="1368" w:type="dxa"/>
            <w:shd w:val="clear" w:color="auto" w:fill="EEF1F4"/>
          </w:tcPr>
          <w:p w14:paraId="23125E23" w14:textId="77777777" w:rsidR="00AB54D9" w:rsidRDefault="00000000">
            <w:pPr>
              <w:spacing w:before="20" w:after="20"/>
              <w:jc w:val="right"/>
            </w:pPr>
            <w:r>
              <w:rPr>
                <w:rFonts w:ascii="Calibri" w:hAnsi="Calibri"/>
                <w:sz w:val="17"/>
              </w:rPr>
              <w:t>72.9</w:t>
            </w:r>
          </w:p>
        </w:tc>
        <w:tc>
          <w:tcPr>
            <w:tcW w:w="1800" w:type="dxa"/>
            <w:shd w:val="clear" w:color="auto" w:fill="EEF1F4"/>
          </w:tcPr>
          <w:p w14:paraId="12B2314B" w14:textId="77777777" w:rsidR="00AB54D9" w:rsidRDefault="00000000">
            <w:pPr>
              <w:spacing w:before="20" w:after="20"/>
              <w:jc w:val="right"/>
            </w:pPr>
            <w:r>
              <w:rPr>
                <w:rFonts w:ascii="Calibri" w:hAnsi="Calibri"/>
                <w:sz w:val="17"/>
              </w:rPr>
              <w:t>73.0</w:t>
            </w:r>
          </w:p>
        </w:tc>
        <w:tc>
          <w:tcPr>
            <w:tcW w:w="1800" w:type="dxa"/>
            <w:shd w:val="clear" w:color="auto" w:fill="EEF1F4"/>
          </w:tcPr>
          <w:p w14:paraId="5919D626" w14:textId="77777777" w:rsidR="00AB54D9" w:rsidRDefault="00000000">
            <w:pPr>
              <w:spacing w:before="20" w:after="20"/>
              <w:jc w:val="right"/>
            </w:pPr>
            <w:r>
              <w:rPr>
                <w:rFonts w:ascii="Calibri" w:hAnsi="Calibri"/>
                <w:sz w:val="17"/>
              </w:rPr>
              <w:t>0.152</w:t>
            </w:r>
          </w:p>
        </w:tc>
        <w:tc>
          <w:tcPr>
            <w:tcW w:w="1728" w:type="dxa"/>
            <w:shd w:val="clear" w:color="auto" w:fill="EEF1F4"/>
          </w:tcPr>
          <w:p w14:paraId="4F3949B8" w14:textId="77777777" w:rsidR="00AB54D9" w:rsidRDefault="00000000">
            <w:pPr>
              <w:spacing w:before="20" w:after="20"/>
              <w:jc w:val="right"/>
            </w:pPr>
            <w:r>
              <w:rPr>
                <w:rFonts w:ascii="Calibri" w:hAnsi="Calibri"/>
                <w:sz w:val="17"/>
              </w:rPr>
              <w:t>99.8</w:t>
            </w:r>
          </w:p>
        </w:tc>
        <w:tc>
          <w:tcPr>
            <w:tcW w:w="1872" w:type="dxa"/>
            <w:shd w:val="clear" w:color="auto" w:fill="EEF1F4"/>
          </w:tcPr>
          <w:p w14:paraId="63CDF07B" w14:textId="77777777" w:rsidR="00AB54D9" w:rsidRDefault="00000000">
            <w:pPr>
              <w:spacing w:before="20" w:after="20"/>
              <w:jc w:val="right"/>
            </w:pPr>
            <w:r>
              <w:rPr>
                <w:rFonts w:ascii="Calibri" w:hAnsi="Calibri"/>
                <w:sz w:val="17"/>
              </w:rPr>
              <w:t>72.5</w:t>
            </w:r>
          </w:p>
        </w:tc>
        <w:tc>
          <w:tcPr>
            <w:tcW w:w="1872" w:type="dxa"/>
            <w:shd w:val="clear" w:color="auto" w:fill="EEF1F4"/>
          </w:tcPr>
          <w:p w14:paraId="6E8F9A50" w14:textId="77777777" w:rsidR="00AB54D9" w:rsidRDefault="00000000">
            <w:pPr>
              <w:spacing w:before="20" w:after="20"/>
              <w:jc w:val="right"/>
            </w:pPr>
            <w:r>
              <w:rPr>
                <w:rFonts w:ascii="Calibri" w:hAnsi="Calibri"/>
                <w:sz w:val="17"/>
              </w:rPr>
              <w:t>11.0</w:t>
            </w:r>
          </w:p>
        </w:tc>
        <w:tc>
          <w:tcPr>
            <w:tcW w:w="1800" w:type="dxa"/>
            <w:shd w:val="clear" w:color="auto" w:fill="EEF1F4"/>
          </w:tcPr>
          <w:p w14:paraId="161FE407" w14:textId="77777777" w:rsidR="00AB54D9" w:rsidRDefault="00000000">
            <w:pPr>
              <w:spacing w:before="20" w:after="20"/>
            </w:pPr>
            <w:r>
              <w:rPr>
                <w:rFonts w:ascii="Calibri" w:hAnsi="Calibri"/>
                <w:sz w:val="17"/>
              </w:rPr>
              <w:t>84.8</w:t>
            </w:r>
          </w:p>
        </w:tc>
      </w:tr>
    </w:tbl>
    <w:p w14:paraId="0309718A" w14:textId="77777777" w:rsidR="00AB54D9" w:rsidRDefault="00AB54D9"/>
    <w:p w14:paraId="1C557368" w14:textId="1CDDA89A" w:rsidR="00AB54D9" w:rsidRDefault="00000000">
      <w:pPr>
        <w:jc w:val="both"/>
      </w:pPr>
      <w:commentRangeStart w:id="8"/>
      <w:r>
        <w:rPr>
          <w:rFonts w:ascii="Calibri" w:hAnsi="Calibri"/>
          <w:sz w:val="21"/>
        </w:rPr>
        <w:t xml:space="preserve">Place the finished figure </w:t>
      </w:r>
      <w:r w:rsidR="002406E0">
        <w:rPr>
          <w:rFonts w:ascii="Calibri" w:hAnsi="Calibri"/>
          <w:sz w:val="21"/>
        </w:rPr>
        <w:t xml:space="preserve">in </w:t>
      </w:r>
      <w:r>
        <w:rPr>
          <w:rFonts w:ascii="Calibri" w:hAnsi="Calibri"/>
          <w:sz w:val="21"/>
        </w:rPr>
        <w:t>here.</w:t>
      </w:r>
      <w:commentRangeEnd w:id="8"/>
      <w:r>
        <w:rPr>
          <w:rStyle w:val="CommentReference"/>
          <w:sz w:val="22"/>
          <w:szCs w:val="22"/>
        </w:rPr>
        <w:commentReference w:id="8"/>
      </w:r>
    </w:p>
    <w:p w14:paraId="15392012" w14:textId="77777777" w:rsidR="00AB54D9" w:rsidRDefault="00000000">
      <w:pPr>
        <w:spacing w:before="40" w:after="80"/>
      </w:pPr>
      <w:r>
        <w:rPr>
          <w:rFonts w:ascii="Calibri" w:hAnsi="Calibri"/>
          <w:b/>
          <w:sz w:val="19"/>
        </w:rPr>
        <w:t>Figure 1. Sulfur 2p region and column performance.</w:t>
      </w:r>
    </w:p>
    <w:p w14:paraId="4B90215D" w14:textId="77777777" w:rsidR="00AB54D9" w:rsidRDefault="00000000">
      <w:pPr>
        <w:spacing w:after="160"/>
      </w:pPr>
      <w:r>
        <w:rPr>
          <w:rFonts w:ascii="Calibri" w:hAnsi="Calibri"/>
          <w:b/>
          <w:color w:val="1F4E5F"/>
          <w:sz w:val="25"/>
        </w:rPr>
        <w:t>Conclusions</w:t>
      </w:r>
    </w:p>
    <w:p w14:paraId="735CC9EB" w14:textId="77777777" w:rsidR="00AB54D9" w:rsidRDefault="00000000">
      <w:pPr>
        <w:jc w:val="both"/>
      </w:pPr>
      <w:commentRangeStart w:id="9"/>
      <w:r>
        <w:rPr>
          <w:rFonts w:ascii="Calibri" w:hAnsi="Calibri"/>
          <w:sz w:val="21"/>
        </w:rPr>
        <w:t>Four of the six reference species were resolved on the smoothed trace. Sulfate removal held over the reporting period and fell in the final quarter. The two unresolved species should be revisited when the region is rerun.</w:t>
      </w:r>
      <w:commentRangeEnd w:id="9"/>
      <w:r>
        <w:rPr>
          <w:rStyle w:val="CommentReference"/>
          <w:sz w:val="22"/>
          <w:szCs w:val="22"/>
        </w:rPr>
        <w:commentReference w:id="9"/>
      </w:r>
    </w:p>
    <w:sectPr w:rsidR="00AB54D9" w:rsidSect="00034616">
      <w:pgSz w:w="12240" w:h="15840"/>
      <w:pgMar w:top="1152" w:right="1296" w:bottom="1152" w:left="1296"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Lab review" w:date="2026-09-07T00:23:00Z" w:initials="LR">
    <w:p w14:paraId="49BB341B" w14:textId="77777777" w:rsidR="00AB54D9" w:rsidRDefault="00000000">
      <w:r>
        <w:annotationRef/>
      </w:r>
      <w:r>
        <w:t>This is last month's draft. It still describes the old smoothing and the old split, so rewrite it for what you actually ran. The rows in both tables are last month's numbers as well, so replace every one of them.</w:t>
      </w:r>
    </w:p>
  </w:comment>
  <w:comment w:id="7" w:author="Lab review" w:date="2026-09-07T00:23:00Z" w:initials="LR">
    <w:p w14:paraId="2DCAD3D7" w14:textId="77777777" w:rsidR="00AB54D9" w:rsidRDefault="00000000">
      <w:r>
        <w:annotationRef/>
      </w:r>
      <w:r>
        <w:t>This table runs off the page as it stands. Sort the page setup out so every column shows before this goes anywhere.</w:t>
      </w:r>
    </w:p>
  </w:comment>
  <w:comment w:id="8" w:author="Lab review" w:date="2026-09-07T00:23:00Z" w:initials="LR">
    <w:p w14:paraId="592DA563" w14:textId="77777777" w:rsidR="002406E0" w:rsidRDefault="00000000" w:rsidP="002406E0">
      <w:pPr>
        <w:pStyle w:val="CommentText"/>
      </w:pPr>
      <w:r>
        <w:annotationRef/>
      </w:r>
      <w:r w:rsidR="002406E0">
        <w:t>Drop the finished figure in here.</w:t>
      </w:r>
    </w:p>
  </w:comment>
  <w:comment w:id="9" w:author="Lab review" w:date="2026-09-07T00:23:00Z" w:initials="LR">
    <w:p w14:paraId="472EAF57" w14:textId="4F5A87BC" w:rsidR="00AB54D9" w:rsidRDefault="00000000">
      <w:r>
        <w:annotationRef/>
      </w:r>
      <w:r>
        <w:t>Say what happens to the metals after the failure day, not just the sulfate.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BB341B" w15:done="0"/>
  <w15:commentEx w15:paraId="2DCAD3D7" w15:done="0"/>
  <w15:commentEx w15:paraId="592DA563" w15:done="0"/>
  <w15:commentEx w15:paraId="472EAF5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BB341B" w16cid:durableId="2B773BAD"/>
  <w16cid:commentId w16cid:paraId="2DCAD3D7" w16cid:durableId="2BDDEB46"/>
  <w16cid:commentId w16cid:paraId="592DA563" w16cid:durableId="77B54B84"/>
  <w16cid:commentId w16cid:paraId="472EAF57" w16cid:durableId="46D233E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9924723">
    <w:abstractNumId w:val="8"/>
  </w:num>
  <w:num w:numId="2" w16cid:durableId="556094215">
    <w:abstractNumId w:val="6"/>
  </w:num>
  <w:num w:numId="3" w16cid:durableId="546069334">
    <w:abstractNumId w:val="5"/>
  </w:num>
  <w:num w:numId="4" w16cid:durableId="1461652590">
    <w:abstractNumId w:val="4"/>
  </w:num>
  <w:num w:numId="5" w16cid:durableId="1223982056">
    <w:abstractNumId w:val="7"/>
  </w:num>
  <w:num w:numId="6" w16cid:durableId="854423141">
    <w:abstractNumId w:val="3"/>
  </w:num>
  <w:num w:numId="7" w16cid:durableId="623390425">
    <w:abstractNumId w:val="2"/>
  </w:num>
  <w:num w:numId="8" w16cid:durableId="1513714638">
    <w:abstractNumId w:val="1"/>
  </w:num>
  <w:num w:numId="9" w16cid:durableId="1075396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6E0"/>
    <w:rsid w:val="0029639D"/>
    <w:rsid w:val="00326F90"/>
    <w:rsid w:val="00AA1D8D"/>
    <w:rsid w:val="00AB54D9"/>
    <w:rsid w:val="00B47730"/>
    <w:rsid w:val="00B855B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7BA53"/>
  <w14:defaultImageDpi w14:val="300"/>
  <w15:docId w15:val="{9328AB04-28BE-4F19-AAC9-168F1017D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296</Words>
  <Characters>1690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saiful islam</cp:lastModifiedBy>
  <cp:revision>2</cp:revision>
  <dcterms:created xsi:type="dcterms:W3CDTF">2013-12-23T23:15:00Z</dcterms:created>
  <dcterms:modified xsi:type="dcterms:W3CDTF">2026-09-12T09:36:00Z</dcterms:modified>
  <cp:category/>
</cp:coreProperties>
</file>